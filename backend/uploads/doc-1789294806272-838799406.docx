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A15BE5" w14:textId="77777777" w:rsidR="00B24762" w:rsidRDefault="00905DBE">
      <w:pPr>
        <w:spacing w:after="40"/>
      </w:pPr>
      <w:r>
        <w:rPr>
          <w:rFonts w:ascii="Segoe UI" w:hAnsi="Segoe UI"/>
          <w:b/>
          <w:color w:val="1B365D"/>
          <w:sz w:val="48"/>
        </w:rPr>
        <w:t>SOLUTION DESIGN DOCUMENT</w:t>
      </w:r>
    </w:p>
    <w:p w14:paraId="334F4A84" w14:textId="77777777" w:rsidR="00B24762" w:rsidRDefault="00905DBE">
      <w:pPr>
        <w:spacing w:after="320"/>
      </w:pPr>
      <w:r>
        <w:rPr>
          <w:rFonts w:ascii="Segoe UI" w:hAnsi="Segoe UI"/>
          <w:color w:val="4A777A"/>
          <w:sz w:val="28"/>
        </w:rPr>
        <w:t>WhatsApp &amp; Microsoft Teams Integrated Visitor Management 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24762" w14:paraId="3482F442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7A35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Document Version:</w:t>
            </w:r>
            <w:r>
              <w:rPr>
                <w:rFonts w:ascii="Segoe UI" w:hAnsi="Segoe UI"/>
                <w:color w:val="333333"/>
                <w:sz w:val="19"/>
              </w:rPr>
              <w:t xml:space="preserve"> 1.0 (Draft)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E4F8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Date:</w:t>
            </w:r>
            <w:r>
              <w:rPr>
                <w:rFonts w:ascii="Segoe UI" w:hAnsi="Segoe UI"/>
                <w:color w:val="333333"/>
                <w:sz w:val="19"/>
              </w:rPr>
              <w:t xml:space="preserve"> August 28, 2026</w:t>
            </w:r>
          </w:p>
        </w:tc>
      </w:tr>
      <w:tr w:rsidR="00B24762" w14:paraId="221997EA" w14:textId="77777777">
        <w:trPr>
          <w:jc w:val="center"/>
        </w:trPr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4C9D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System Scope:</w:t>
            </w:r>
            <w:r>
              <w:rPr>
                <w:rFonts w:ascii="Segoe UI" w:hAnsi="Segoe UI"/>
                <w:color w:val="333333"/>
                <w:sz w:val="19"/>
              </w:rPr>
              <w:t xml:space="preserve"> Hikvision VMS, WhatsApp Cloud API, MS Graph</w:t>
            </w:r>
            <w:r w:rsidR="00CF0C46">
              <w:rPr>
                <w:rFonts w:ascii="Segoe UI" w:hAnsi="Segoe UI"/>
                <w:color w:val="333333"/>
                <w:sz w:val="19"/>
              </w:rPr>
              <w:t xml:space="preserve"> 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E532" w14:textId="77777777" w:rsidR="00B24762" w:rsidRDefault="00B24762">
            <w:pPr>
              <w:spacing w:after="0"/>
            </w:pPr>
          </w:p>
        </w:tc>
      </w:tr>
    </w:tbl>
    <w:p w14:paraId="4AE5C34D" w14:textId="77777777" w:rsidR="00B24762" w:rsidRDefault="00B24762">
      <w:pPr>
        <w:spacing w:after="240"/>
      </w:pPr>
    </w:p>
    <w:p w14:paraId="6B822BE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1. Purpose</w:t>
      </w:r>
      <w:r w:rsidR="00FC0E9B">
        <w:rPr>
          <w:rFonts w:ascii="Segoe UI Semibold" w:hAnsi="Segoe UI Semibold"/>
          <w:b/>
          <w:color w:val="1B365D"/>
          <w:sz w:val="32"/>
        </w:rPr>
        <w:t xml:space="preserve">   </w:t>
      </w:r>
    </w:p>
    <w:p w14:paraId="7BDB08F8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This document describes the solution design required to extend the existing Hikvision Visitor Management System (VMS) with two major enterprise integrations:</w:t>
      </w:r>
    </w:p>
    <w:p w14:paraId="1CF3FA06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WhatsApp Business Platform — </w:t>
      </w:r>
      <w:r>
        <w:rPr>
          <w:rFonts w:ascii="Segoe UI" w:hAnsi="Segoe UI"/>
          <w:color w:val="333333"/>
          <w:sz w:val="21"/>
        </w:rPr>
        <w:t>Enables host notification, interactive accept/reject approvals, and seamless digital delivery of the visitor's entry QR pass.</w:t>
      </w:r>
    </w:p>
    <w:p w14:paraId="56CB6942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Microsoft Graph API — </w:t>
      </w:r>
      <w:r>
        <w:rPr>
          <w:rFonts w:ascii="Segoe UI" w:hAnsi="Segoe UI"/>
          <w:color w:val="333333"/>
          <w:sz w:val="21"/>
        </w:rPr>
        <w:t>Integrates with Teams / Outlook calendar and room booking resources to enrich visitor messaging with real-time meeting room details, effectively enabling self-navigation and removing the dependency on security escorts.</w:t>
      </w:r>
    </w:p>
    <w:p w14:paraId="5491E1D7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 xml:space="preserve">2. </w:t>
      </w:r>
      <w:commentRangeStart w:id="0"/>
      <w:r>
        <w:rPr>
          <w:rFonts w:ascii="Segoe UI Semibold" w:hAnsi="Segoe UI Semibold"/>
          <w:b/>
          <w:color w:val="1B365D"/>
          <w:sz w:val="32"/>
        </w:rPr>
        <w:t>As-Is Architecture</w:t>
      </w:r>
      <w:ins w:id="1" w:author="Microsoft account" w:date="2026-09-09T14:27:00Z">
        <w:r w:rsidR="00FC0E9B">
          <w:rPr>
            <w:rFonts w:ascii="Segoe UI Semibold" w:hAnsi="Segoe UI Semibold"/>
            <w:b/>
            <w:color w:val="1B365D"/>
            <w:sz w:val="32"/>
          </w:rPr>
          <w:t xml:space="preserve">  </w:t>
        </w:r>
        <w:commentRangeEnd w:id="0"/>
        <w:r w:rsidR="00FC0E9B">
          <w:rPr>
            <w:rStyle w:val="CommentReference"/>
          </w:rPr>
          <w:commentReference w:id="0"/>
        </w:r>
      </w:ins>
    </w:p>
    <w:p w14:paraId="7B91DF47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current visitor management workflow relies entirely on native Hikvision hardware and mobile app ecosystems. The table below outlines the baseline workflow: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2448"/>
        <w:gridCol w:w="5760"/>
      </w:tblGrid>
      <w:tr w:rsidR="00B24762" w14:paraId="58D906B5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F8F65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Step</w:t>
            </w:r>
          </w:p>
        </w:tc>
        <w:tc>
          <w:tcPr>
            <w:tcW w:w="244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CDF0D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Actor</w:t>
            </w:r>
          </w:p>
        </w:tc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5A287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Action</w:t>
            </w:r>
          </w:p>
        </w:tc>
        <w:bookmarkStart w:id="2" w:name="_GoBack"/>
        <w:bookmarkEnd w:id="2"/>
      </w:tr>
      <w:tr w:rsidR="00B24762" w14:paraId="2A97CA8C" w14:textId="77777777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3CA7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1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7F8C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Visitor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167F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Captures photo at kiosk/app and submits visit request.</w:t>
            </w:r>
          </w:p>
        </w:tc>
      </w:tr>
      <w:tr w:rsidR="00B24762" w14:paraId="05FF244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307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AD6F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517D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Sends push notification to host inside the proprietary Hikvision mobile app.</w:t>
            </w:r>
          </w:p>
        </w:tc>
      </w:tr>
      <w:tr w:rsidR="00B24762" w14:paraId="4BF726AD" w14:textId="77777777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2849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3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3B5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Host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ECCC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Accepts or rejects the visit request inside the Hikvision app.</w:t>
            </w:r>
          </w:p>
        </w:tc>
      </w:tr>
      <w:tr w:rsidR="00B24762" w14:paraId="656063C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8925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4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987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87E7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Generates entry QR code, displayed to visitor on kiosk/app screen.</w:t>
            </w:r>
          </w:p>
        </w:tc>
      </w:tr>
      <w:tr w:rsidR="00B24762" w14:paraId="2EF0A61F" w14:textId="77777777">
        <w:trPr>
          <w:jc w:val="center"/>
        </w:trPr>
        <w:tc>
          <w:tcPr>
            <w:tcW w:w="115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F390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Step 5</w:t>
            </w:r>
          </w:p>
        </w:tc>
        <w:tc>
          <w:tcPr>
            <w:tcW w:w="244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B35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Security Desk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6DF2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Manually looks up meeting/room details and physically escorts visitor to destination.</w:t>
            </w:r>
          </w:p>
        </w:tc>
      </w:tr>
    </w:tbl>
    <w:p w14:paraId="6121B87E" w14:textId="77777777" w:rsidR="00B24762" w:rsidRDefault="00B24762">
      <w:pPr>
        <w:spacing w:after="80"/>
      </w:pPr>
    </w:p>
    <w:p w14:paraId="65AFB3AE" w14:textId="77777777" w:rsidR="00B24762" w:rsidRDefault="00905DBE">
      <w:pPr>
        <w:keepNext/>
        <w:spacing w:before="200" w:after="40"/>
      </w:pPr>
      <w:r>
        <w:rPr>
          <w:rFonts w:ascii="Segoe UI Semibold" w:hAnsi="Segoe UI Semibold"/>
          <w:b/>
          <w:color w:val="1B365D"/>
        </w:rPr>
        <w:lastRenderedPageBreak/>
        <w:t>Key Gaps in Baseline Architecture:</w:t>
      </w:r>
    </w:p>
    <w:p w14:paraId="208D085C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Calendar Isolation: </w:t>
      </w:r>
      <w:r>
        <w:rPr>
          <w:rFonts w:ascii="Segoe UI" w:hAnsi="Segoe UI"/>
          <w:color w:val="333333"/>
          <w:sz w:val="21"/>
        </w:rPr>
        <w:t>No integration between the visit request and the host's actual Teams/Outlook calendar event or booked resource room.</w:t>
      </w:r>
    </w:p>
    <w:p w14:paraId="5D86655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App Dependency: </w:t>
      </w:r>
      <w:r>
        <w:rPr>
          <w:rFonts w:ascii="Segoe UI" w:hAnsi="Segoe UI"/>
          <w:color w:val="333333"/>
          <w:sz w:val="21"/>
        </w:rPr>
        <w:t>Host must have the dedicated Hikvision application installed, configured, and actively running to receive and respond to visitor pings.</w:t>
      </w:r>
    </w:p>
    <w:p w14:paraId="07EADC74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Operational Bottleneck: </w:t>
      </w:r>
      <w:r>
        <w:rPr>
          <w:rFonts w:ascii="Segoe UI" w:hAnsi="Segoe UI"/>
          <w:color w:val="333333"/>
          <w:sz w:val="21"/>
        </w:rPr>
        <w:t>Visitors have no self-service mechanism for wayfinding, making them completely dependent on security escorts, which introduces bottlenecking and operational overhead.</w:t>
      </w:r>
    </w:p>
    <w:p w14:paraId="58180ECD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3. To-Be Architecture — Objectives</w:t>
      </w:r>
    </w:p>
    <w:p w14:paraId="2DFCC54F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target architecture resolves current operational bottlenecks by establishing an automated, cross-platform workflow centered on the following core objectives:</w:t>
      </w:r>
    </w:p>
    <w:p w14:paraId="552A44A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Frictionless Approvals: </w:t>
      </w:r>
      <w:r>
        <w:rPr>
          <w:rFonts w:ascii="Segoe UI" w:hAnsi="Segoe UI"/>
          <w:color w:val="333333"/>
          <w:sz w:val="21"/>
        </w:rPr>
        <w:t>Host is notified instantly and can respond (Accept/Reject) directly via WhatsApp without requiring separate mobile app installations.</w:t>
      </w:r>
    </w:p>
    <w:p w14:paraId="5199D75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Direct Pass Delivery: </w:t>
      </w:r>
      <w:r>
        <w:rPr>
          <w:rFonts w:ascii="Segoe UI" w:hAnsi="Segoe UI"/>
          <w:color w:val="333333"/>
          <w:sz w:val="21"/>
        </w:rPr>
        <w:t>Visitor receives a secure entry QR code directly on WhatsApp upon approval.</w:t>
      </w:r>
    </w:p>
    <w:p w14:paraId="15E843A3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Autonomous Wayfinding: </w:t>
      </w:r>
      <w:r>
        <w:rPr>
          <w:rFonts w:ascii="Segoe UI" w:hAnsi="Segoe UI"/>
          <w:color w:val="333333"/>
          <w:sz w:val="21"/>
        </w:rPr>
        <w:t xml:space="preserve">WhatsApp visitor dispatch includes live room and location metadata pulled dynamically from Microsoft Teams/Outlook calendar bookings (Room Name, Floor/Wing, Building, </w:t>
      </w:r>
      <w:proofErr w:type="gramStart"/>
      <w:r>
        <w:rPr>
          <w:rFonts w:ascii="Segoe UI" w:hAnsi="Segoe UI"/>
          <w:color w:val="333333"/>
          <w:sz w:val="21"/>
        </w:rPr>
        <w:t>Meeting</w:t>
      </w:r>
      <w:proofErr w:type="gramEnd"/>
      <w:r>
        <w:rPr>
          <w:rFonts w:ascii="Segoe UI" w:hAnsi="Segoe UI"/>
          <w:color w:val="333333"/>
          <w:sz w:val="21"/>
        </w:rPr>
        <w:t xml:space="preserve"> Time), empowering visitors to self-navigate.</w:t>
      </w:r>
    </w:p>
    <w:p w14:paraId="0A777BD1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4. High-Level Component View</w:t>
      </w:r>
    </w:p>
    <w:p w14:paraId="24D5ABDD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enhanced ecosystem consists of four key components working in orchestration: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B24762" w14:paraId="10338280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EF3D6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Component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D1537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Role &amp; Functionality</w:t>
            </w:r>
          </w:p>
        </w:tc>
      </w:tr>
      <w:tr w:rsidR="00B24762" w14:paraId="658AC4B2" w14:textId="77777777">
        <w:trPr>
          <w:jc w:val="center"/>
        </w:trPr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1FB9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Hikvision VMS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(Existing)</w:t>
            </w:r>
          </w:p>
        </w:tc>
        <w:tc>
          <w:tcPr>
            <w:tcW w:w="61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D106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Handles visitor identity capture, photo intake, core QR generation engine, physical access control audit logs, and security management dashboards.</w:t>
            </w:r>
          </w:p>
        </w:tc>
      </w:tr>
      <w:tr w:rsidR="00B24762" w14:paraId="00A6EEA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C1B3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Integration Middleware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(Net-New)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AC1F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Central orchestration layer: receives Hikvision webhooks, queries MS Graph API, coordinates WhatsApp Business API calls, processes callback payloads, and synchronizes status back to Hikvision.</w:t>
            </w:r>
          </w:p>
        </w:tc>
      </w:tr>
      <w:tr w:rsidR="00B24762" w14:paraId="588E7CF3" w14:textId="77777777">
        <w:trPr>
          <w:jc w:val="center"/>
        </w:trPr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BB96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Microsoft Graph API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(Cloud Integration)</w:t>
            </w:r>
          </w:p>
        </w:tc>
        <w:tc>
          <w:tcPr>
            <w:tcW w:w="61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3C70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Serves as the authoritative source for host calendar events, schedule synchronization, and associated room-booking details (Teams Rooms / Resource Mailboxes).</w:t>
            </w:r>
          </w:p>
        </w:tc>
      </w:tr>
      <w:tr w:rsidR="00B24762" w14:paraId="3699603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59D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WhatsApp Business Platform</w:t>
            </w:r>
            <w:r>
              <w:rPr>
                <w:rFonts w:ascii="Segoe UI" w:hAnsi="Segoe UI"/>
                <w:b/>
                <w:color w:val="333333"/>
                <w:sz w:val="19"/>
              </w:rPr>
              <w:br/>
              <w:t>(Cloud API / BSP)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0FC3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 xml:space="preserve">Dispatches interactive messages (Accept/Reject quick-reply) to hosts, delivers digital QR passes with wayfinding metadata to visitors, and </w:t>
            </w:r>
            <w:r>
              <w:rPr>
                <w:rFonts w:ascii="Segoe UI" w:hAnsi="Segoe UI"/>
                <w:color w:val="333333"/>
                <w:sz w:val="19"/>
              </w:rPr>
              <w:lastRenderedPageBreak/>
              <w:t>emits button reply webhooks.</w:t>
            </w:r>
          </w:p>
        </w:tc>
      </w:tr>
    </w:tbl>
    <w:p w14:paraId="350CF68C" w14:textId="77777777" w:rsidR="00B24762" w:rsidRDefault="00B24762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 w14:paraId="3CFA229E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5B2729" w14:textId="77777777"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Architectural Recommendation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>The Integration Middleware is the crucial net-new orchestrator connecting three isolated platforms. It should be constructed as a lightweight, stateless orchestration service (e.g., Azure Functions / API Management + Logic Apps, or containerized microservices) rather than attempting to embed custom business logic inside Hikvision VMS or WhatsApp BSP layers.</w:t>
            </w:r>
          </w:p>
        </w:tc>
      </w:tr>
    </w:tbl>
    <w:p w14:paraId="630ECF41" w14:textId="77777777" w:rsidR="00B24762" w:rsidRDefault="00B24762">
      <w:pPr>
        <w:spacing w:after="120"/>
      </w:pPr>
    </w:p>
    <w:p w14:paraId="4A31D1DF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5. Detailed Process Flow (To-Be)</w:t>
      </w:r>
    </w:p>
    <w:p w14:paraId="744D2902" w14:textId="77777777" w:rsidR="00B24762" w:rsidRDefault="00905DBE">
      <w:pPr>
        <w:spacing w:after="120"/>
      </w:pPr>
      <w:r>
        <w:rPr>
          <w:rFonts w:ascii="Segoe UI" w:hAnsi="Segoe UI"/>
          <w:color w:val="333333"/>
          <w:sz w:val="21"/>
        </w:rPr>
        <w:t>The step-by-step execution path for end-to-end visitor lifecycle management is defined as follows:</w:t>
      </w:r>
    </w:p>
    <w:p w14:paraId="4F2B1921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Visitor Initiates Visit: </w:t>
      </w:r>
      <w:r>
        <w:rPr>
          <w:rFonts w:ascii="Segoe UI" w:hAnsi="Segoe UI"/>
          <w:color w:val="333333"/>
          <w:sz w:val="21"/>
        </w:rPr>
        <w:t>Visitor arrives at app/kiosk, captures photo, selects target host (or scans a pre-shared invite link), and submits the visit request. (Unchanged from baseline).</w:t>
      </w:r>
    </w:p>
    <w:p w14:paraId="436FD3F1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Hikvision Raises Event: </w:t>
      </w:r>
      <w:r>
        <w:rPr>
          <w:rFonts w:ascii="Segoe UI" w:hAnsi="Segoe UI"/>
          <w:color w:val="333333"/>
          <w:sz w:val="21"/>
        </w:rPr>
        <w:t>Hikvision VMS fires an asynchronous OpenAPI/ISAPI webhook event to the Integration Middleware containing visitor payload (Name, Photo, Host ID, Purpose, Timestamp).</w:t>
      </w:r>
    </w:p>
    <w:p w14:paraId="34228CE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Middleware Resolves Meeting Details: </w:t>
      </w:r>
      <w:r>
        <w:rPr>
          <w:rFonts w:ascii="Segoe UI" w:hAnsi="Segoe UI"/>
          <w:color w:val="333333"/>
          <w:sz w:val="21"/>
        </w:rPr>
        <w:t>Middleware executes a query against Microsoft Graph API (/users</w:t>
      </w:r>
      <w:proofErr w:type="gramStart"/>
      <w:r>
        <w:rPr>
          <w:rFonts w:ascii="Segoe UI" w:hAnsi="Segoe UI"/>
          <w:color w:val="333333"/>
          <w:sz w:val="21"/>
        </w:rPr>
        <w:t>/{</w:t>
      </w:r>
      <w:proofErr w:type="gramEnd"/>
      <w:r>
        <w:rPr>
          <w:rFonts w:ascii="Segoe UI" w:hAnsi="Segoe UI"/>
          <w:color w:val="333333"/>
          <w:sz w:val="21"/>
        </w:rPr>
        <w:t>host}/calendar/events or /users/{host}/calendarView) to locate active or upcoming host bookings associated with a Teams Room/Resource Mailbox. Extracted parameters include: Room Display Name, Building/Floor/Wing metadata, Meeting Start/End times, and optional Teams join links.</w:t>
      </w:r>
    </w:p>
    <w:p w14:paraId="2C857222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Middleware Generates Pending Pass: </w:t>
      </w:r>
      <w:r>
        <w:rPr>
          <w:rFonts w:ascii="Segoe UI" w:hAnsi="Segoe UI"/>
          <w:color w:val="333333"/>
          <w:sz w:val="21"/>
        </w:rPr>
        <w:t>Middleware requests QR code generation from Hikvision (or generates a cryptographically signed token referencing the visitor pass ID) and retains it pending approval.</w:t>
      </w:r>
    </w:p>
    <w:p w14:paraId="16785CDE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Host Notified on WhatsApp: </w:t>
      </w:r>
      <w:r>
        <w:rPr>
          <w:rFonts w:ascii="Segoe UI" w:hAnsi="Segoe UI"/>
          <w:color w:val="333333"/>
          <w:sz w:val="21"/>
        </w:rPr>
        <w:t xml:space="preserve">Middleware calls WhatsApp Business API to dispatch an interactive template message to the host containing visitor media header (photo), body details, and </w:t>
      </w:r>
      <w:proofErr w:type="gramStart"/>
      <w:r>
        <w:rPr>
          <w:rFonts w:ascii="Segoe UI" w:hAnsi="Segoe UI"/>
          <w:color w:val="333333"/>
          <w:sz w:val="21"/>
        </w:rPr>
        <w:t>Accept</w:t>
      </w:r>
      <w:proofErr w:type="gramEnd"/>
      <w:r>
        <w:rPr>
          <w:rFonts w:ascii="Segoe UI" w:hAnsi="Segoe UI"/>
          <w:color w:val="333333"/>
          <w:sz w:val="21"/>
        </w:rPr>
        <w:t xml:space="preserve"> / Reject quick-reply buttons.</w:t>
      </w:r>
    </w:p>
    <w:p w14:paraId="228F7450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Host Responds via Webhook: </w:t>
      </w:r>
      <w:r>
        <w:rPr>
          <w:rFonts w:ascii="Segoe UI" w:hAnsi="Segoe UI"/>
          <w:color w:val="333333"/>
          <w:sz w:val="21"/>
        </w:rPr>
        <w:t>Host taps an interactive button in WhatsApp, triggering an immediate inbound webhook to Middleware containing the response payload and correlation ID.</w:t>
      </w:r>
    </w:p>
    <w:p w14:paraId="746DD55C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Approval Flow (On Accept): </w:t>
      </w:r>
      <w:r>
        <w:rPr>
          <w:rFonts w:ascii="Segoe UI" w:hAnsi="Segoe UI"/>
          <w:color w:val="333333"/>
          <w:sz w:val="21"/>
        </w:rPr>
        <w:t>Middleware confirms authorization in Hikvision VMS. Middleware sends visitor a WhatsApp template containing the QR image and full location context (Room, Floor, Wayfinding text/map link). VMS status updates to 'Approved — Self-Navigating'.</w:t>
      </w:r>
    </w:p>
    <w:p w14:paraId="349F2262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Rejection Flow (On Reject): </w:t>
      </w:r>
      <w:r>
        <w:rPr>
          <w:rFonts w:ascii="Segoe UI" w:hAnsi="Segoe UI"/>
          <w:color w:val="333333"/>
          <w:sz w:val="21"/>
        </w:rPr>
        <w:t>Middleware dispatches polite rejection message to visitor via WhatsApp. Security dashboard is flagged in Hikvision VMS for manual handling in case visitor is already on-site.</w:t>
      </w:r>
    </w:p>
    <w:p w14:paraId="57F6DC1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lastRenderedPageBreak/>
        <w:t xml:space="preserve">Physical Arrival &amp; Access: </w:t>
      </w:r>
      <w:r>
        <w:rPr>
          <w:rFonts w:ascii="Segoe UI" w:hAnsi="Segoe UI"/>
          <w:color w:val="333333"/>
          <w:sz w:val="21"/>
        </w:rPr>
        <w:t>Visitor presents QR pass at turnstile/gate readers (existing Hikvision hardware). Upon entry, visitor navigates independently using room details provided in WhatsApp.</w:t>
      </w:r>
    </w:p>
    <w:p w14:paraId="3466846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6. Integration Design Detail</w:t>
      </w:r>
    </w:p>
    <w:p w14:paraId="5BF2044F" w14:textId="77777777"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6.1 Hikvision ↔ Middleware</w:t>
      </w:r>
    </w:p>
    <w:p w14:paraId="6E9C40E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Interface: </w:t>
      </w:r>
      <w:r>
        <w:rPr>
          <w:rFonts w:ascii="Segoe UI" w:hAnsi="Segoe UI"/>
          <w:color w:val="333333"/>
          <w:sz w:val="21"/>
        </w:rPr>
        <w:t>Hikvision ISAPI / OpenAPI webhooks configured to trigger on visitor-request-created and event-status-change.</w:t>
      </w:r>
    </w:p>
    <w:p w14:paraId="7B7402C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Control Flow: </w:t>
      </w:r>
      <w:r>
        <w:rPr>
          <w:rFonts w:ascii="Segoe UI" w:hAnsi="Segoe UI"/>
          <w:color w:val="333333"/>
          <w:sz w:val="21"/>
        </w:rPr>
        <w:t>Middleware interacts with Hikvision OpenAPI endpoints to update visitor pass status (Approved, Rejected, Checked-In).</w:t>
      </w:r>
    </w:p>
    <w:p w14:paraId="2C9BE3DD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Security &amp; Auth: </w:t>
      </w:r>
      <w:r>
        <w:rPr>
          <w:rFonts w:ascii="Segoe UI" w:hAnsi="Segoe UI"/>
          <w:color w:val="333333"/>
          <w:sz w:val="21"/>
        </w:rPr>
        <w:t>OpenAPI requests require AK/SK (App Key / App Secret) cryptographic signatures. Credentials must be securely stored in Azure Key Vault or HashiCorp Vault—never hardcoded.</w:t>
      </w:r>
    </w:p>
    <w:p w14:paraId="73815F16" w14:textId="77777777"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6.2 Middleware ↔ Microsoft Graph</w:t>
      </w:r>
    </w:p>
    <w:p w14:paraId="4529CBF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Permissions: </w:t>
      </w:r>
      <w:r>
        <w:rPr>
          <w:rFonts w:ascii="Segoe UI" w:hAnsi="Segoe UI"/>
          <w:color w:val="333333"/>
          <w:sz w:val="21"/>
        </w:rPr>
        <w:t>Requires Azure AD App Registration configured with Calendars.Read (or Calendars.Read.Shared) application permissions to inspect host schedules without interactive user login. Place.Read.All permission is required to resolve detailed room resource metadata.</w:t>
      </w:r>
    </w:p>
    <w:p w14:paraId="6F82E86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Resolution Logic: </w:t>
      </w:r>
      <w:r>
        <w:rPr>
          <w:rFonts w:ascii="Segoe UI" w:hAnsi="Segoe UI"/>
          <w:color w:val="333333"/>
          <w:sz w:val="21"/>
        </w:rPr>
        <w:t>Middleware maintains an indexed host-to-mailbox/room mapping, querying calendarView within a tight time window around 'now' for room resource attendees.</w:t>
      </w:r>
    </w:p>
    <w:p w14:paraId="0C1A5BD6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Fallback Rules: </w:t>
      </w:r>
      <w:r>
        <w:rPr>
          <w:rFonts w:ascii="Segoe UI" w:hAnsi="Segoe UI"/>
          <w:color w:val="333333"/>
          <w:sz w:val="21"/>
        </w:rPr>
        <w:t>If a host has multiple concurrent meetings or no booked room, fallback rules execute (e.g., prompt host via WhatsApp reply or route to reception default).</w:t>
      </w:r>
    </w:p>
    <w:p w14:paraId="6A41DF01" w14:textId="77777777" w:rsidR="00B24762" w:rsidRDefault="00905DBE">
      <w:pPr>
        <w:keepNext/>
        <w:spacing w:before="280" w:after="80"/>
      </w:pPr>
      <w:r>
        <w:rPr>
          <w:rFonts w:ascii="Segoe UI Semibold" w:hAnsi="Segoe UI Semibold"/>
          <w:b/>
          <w:color w:val="4A777A"/>
          <w:sz w:val="26"/>
        </w:rPr>
        <w:t>6.3 Middleware ↔ WhatsApp Business Platform</w:t>
      </w:r>
    </w:p>
    <w:p w14:paraId="7C152764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Platform: </w:t>
      </w:r>
      <w:r>
        <w:rPr>
          <w:rFonts w:ascii="Segoe UI" w:hAnsi="Segoe UI"/>
          <w:color w:val="333333"/>
          <w:sz w:val="21"/>
        </w:rPr>
        <w:t xml:space="preserve">Utilize WhatsApp Business Cloud API (Meta-hosted) or an established BSP (e.g., Twilio, Gupshup, </w:t>
      </w:r>
      <w:proofErr w:type="gramStart"/>
      <w:r>
        <w:rPr>
          <w:rFonts w:ascii="Segoe UI" w:hAnsi="Segoe UI"/>
          <w:color w:val="333333"/>
          <w:sz w:val="21"/>
        </w:rPr>
        <w:t>Infobip</w:t>
      </w:r>
      <w:proofErr w:type="gramEnd"/>
      <w:r>
        <w:rPr>
          <w:rFonts w:ascii="Segoe UI" w:hAnsi="Segoe UI"/>
          <w:color w:val="333333"/>
          <w:sz w:val="21"/>
        </w:rPr>
        <w:t>) for rapid onboarding.</w:t>
      </w:r>
    </w:p>
    <w:p w14:paraId="52951519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Template Requirements: </w:t>
      </w:r>
      <w:r>
        <w:rPr>
          <w:rFonts w:ascii="Segoe UI" w:hAnsi="Segoe UI"/>
          <w:color w:val="333333"/>
          <w:sz w:val="21"/>
        </w:rPr>
        <w:t>Meta requires pre-approved message templates for outbound notifications outside the 24-hour service window:</w:t>
      </w:r>
    </w:p>
    <w:p w14:paraId="3C573DF8" w14:textId="77777777" w:rsidR="00B24762" w:rsidRDefault="00905DBE">
      <w:pPr>
        <w:pStyle w:val="ListBullet"/>
        <w:spacing w:after="60"/>
        <w:ind w:left="720"/>
      </w:pPr>
      <w:r>
        <w:rPr>
          <w:rFonts w:ascii="Segoe UI" w:hAnsi="Segoe UI"/>
          <w:b/>
          <w:color w:val="333333"/>
          <w:sz w:val="21"/>
        </w:rPr>
        <w:t xml:space="preserve">Host Template: </w:t>
      </w:r>
      <w:r>
        <w:rPr>
          <w:rFonts w:ascii="Segoe UI" w:hAnsi="Segoe UI"/>
          <w:color w:val="333333"/>
          <w:sz w:val="21"/>
        </w:rPr>
        <w:t>Includes media header (photo), body text, and quick-reply decision buttons.</w:t>
      </w:r>
    </w:p>
    <w:p w14:paraId="79F11D6B" w14:textId="77777777" w:rsidR="00B24762" w:rsidRDefault="00905DBE">
      <w:pPr>
        <w:pStyle w:val="ListBullet"/>
        <w:spacing w:after="60"/>
        <w:ind w:left="720"/>
      </w:pPr>
      <w:r>
        <w:rPr>
          <w:rFonts w:ascii="Segoe UI" w:hAnsi="Segoe UI"/>
          <w:b/>
          <w:color w:val="333333"/>
          <w:sz w:val="21"/>
        </w:rPr>
        <w:t xml:space="preserve">Visitor Template: </w:t>
      </w:r>
      <w:r>
        <w:rPr>
          <w:rFonts w:ascii="Segoe UI" w:hAnsi="Segoe UI"/>
          <w:color w:val="333333"/>
          <w:sz w:val="21"/>
        </w:rPr>
        <w:t>Includes image header (QR Pass), room name, floor, and arrival timing.</w:t>
      </w:r>
    </w:p>
    <w:p w14:paraId="3202994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Consent &amp; Policy: </w:t>
      </w:r>
      <w:r>
        <w:rPr>
          <w:rFonts w:ascii="Segoe UI" w:hAnsi="Segoe UI"/>
          <w:color w:val="333333"/>
          <w:sz w:val="21"/>
        </w:rPr>
        <w:t>Both host and visitor phone numbers must have recorded opt-in consent as mandated by Meta Business Policies.</w:t>
      </w:r>
    </w:p>
    <w:p w14:paraId="28BEA83C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7. Sequence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 w14:paraId="46E66B54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48DA2B" w14:textId="77777777"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End-to-End Orchestration Sequence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lastRenderedPageBreak/>
              <w:t>Visitor App / Kiosk  --&gt;  Hikvision VMS Webhook  --&gt;  Integration Middleware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[MS Graph API: Query Room Metadata]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Integration Middleware  --&gt; [WhatsApp API: Interactive Host Dispatch]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Host Quick-Reply Button Tap  --&gt; Integration Middleware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[Hikvision VMS: Finalize Status Update]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[WhatsApp API: Pass &amp; Room Details to Visitor]</w:t>
            </w:r>
            <w:r>
              <w:rPr>
                <w:rFonts w:ascii="Segoe UI" w:hAnsi="Segoe UI"/>
                <w:i/>
                <w:color w:val="333333"/>
                <w:sz w:val="20"/>
              </w:rPr>
              <w:br/>
              <w:t xml:space="preserve">  --&gt; Visitor Scans QR at Gate Hardware</w:t>
            </w:r>
          </w:p>
        </w:tc>
      </w:tr>
    </w:tbl>
    <w:p w14:paraId="10B048D7" w14:textId="77777777" w:rsidR="00B24762" w:rsidRDefault="00B24762">
      <w:pPr>
        <w:spacing w:after="120"/>
      </w:pPr>
    </w:p>
    <w:p w14:paraId="55E712FB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8. Non-Functional Considerations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B24762" w14:paraId="106983E4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00DD6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Domain</w:t>
            </w:r>
          </w:p>
        </w:tc>
        <w:tc>
          <w:tcPr>
            <w:tcW w:w="67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F9EBC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Architectural Requirement &amp; Mitigation</w:t>
            </w:r>
          </w:p>
        </w:tc>
      </w:tr>
      <w:tr w:rsidR="00B24762" w14:paraId="5F10008F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8364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Security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6AB1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QR payloads must consist of signed, short-lived tokens rather than raw PII. Minimize sensitive personal data sent across external Meta pipelines.</w:t>
            </w:r>
          </w:p>
        </w:tc>
      </w:tr>
      <w:tr w:rsidR="00B24762" w14:paraId="572262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5C53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Data Privacy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7EA0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Strict compliance with applicable data protection laws (e.g., DPDP Act, GDPR). Consent capture and explicit data retention policies enforced for photos and numbers.</w:t>
            </w:r>
          </w:p>
        </w:tc>
      </w:tr>
      <w:tr w:rsidR="00B24762" w14:paraId="04205F62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4A1A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Performance / Latency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B3B8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Target end-to-end processing time (kiosk submission to host WhatsApp ping) &lt; 10–15 seconds. Graph API and WhatsApp dispatch executed concurrently.</w:t>
            </w:r>
          </w:p>
        </w:tc>
      </w:tr>
      <w:tr w:rsidR="00B24762" w14:paraId="54A44F1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D54B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High Availability &amp; Fallback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7BE9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If WhatsApp delivery or Graph API lookup fails, system automatically falls back to native Hikvision in-app alerts and reception desk handling.</w:t>
            </w:r>
          </w:p>
        </w:tc>
      </w:tr>
      <w:tr w:rsidR="00B24762" w14:paraId="33F01A7B" w14:textId="7777777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2C92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Scalability</w:t>
            </w:r>
          </w:p>
        </w:tc>
        <w:tc>
          <w:tcPr>
            <w:tcW w:w="67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BE5E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Middleware built as stateless microservices. Message queues (e.g., Azure Service Bus) buffer inbound Hikvision events to smooth traffic spikes.</w:t>
            </w:r>
          </w:p>
        </w:tc>
      </w:tr>
      <w:tr w:rsidR="00B24762" w14:paraId="104B181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9DC1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Auditability &amp; Compliance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AA04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Every state change (Created → Host Notified → Approved → Pass Issued → Checked In) logged with timestamps in middleware and mirrored to VMS.</w:t>
            </w:r>
          </w:p>
        </w:tc>
      </w:tr>
    </w:tbl>
    <w:p w14:paraId="2BE7425B" w14:textId="77777777" w:rsidR="00B24762" w:rsidRDefault="00B24762">
      <w:pPr>
        <w:spacing w:after="80"/>
      </w:pPr>
    </w:p>
    <w:p w14:paraId="61E9726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9. Assumptions</w:t>
      </w:r>
    </w:p>
    <w:p w14:paraId="53D6AEFC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Infrastructure: </w:t>
      </w:r>
      <w:r>
        <w:rPr>
          <w:rFonts w:ascii="Segoe UI" w:hAnsi="Segoe UI"/>
          <w:color w:val="333333"/>
          <w:sz w:val="21"/>
        </w:rPr>
        <w:t>Organization actively utilizes Microsoft 365 with configured Teams Rooms or Resource Mailboxes for facility booking.</w:t>
      </w:r>
    </w:p>
    <w:p w14:paraId="6E03E404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Channels: </w:t>
      </w:r>
      <w:r>
        <w:rPr>
          <w:rFonts w:ascii="Segoe UI" w:hAnsi="Segoe UI"/>
          <w:color w:val="333333"/>
          <w:sz w:val="21"/>
        </w:rPr>
        <w:t>WhatsApp Business API access can be provisioned, and host/visitor opt-in mechanisms can be embedded in visitor registration workflows.</w:t>
      </w:r>
    </w:p>
    <w:p w14:paraId="264F71EE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VMS Capabilities: </w:t>
      </w:r>
      <w:r>
        <w:rPr>
          <w:rFonts w:ascii="Segoe UI" w:hAnsi="Segoe UI"/>
          <w:color w:val="333333"/>
          <w:sz w:val="21"/>
        </w:rPr>
        <w:t>Hikvision VMS exposes accessible OpenAPI/ISAPI endpoints without requiring core software modification.</w:t>
      </w:r>
    </w:p>
    <w:p w14:paraId="50D2705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lastRenderedPageBreak/>
        <w:t xml:space="preserve">Cloud Platform: </w:t>
      </w:r>
      <w:r>
        <w:rPr>
          <w:rFonts w:ascii="Segoe UI" w:hAnsi="Segoe UI"/>
          <w:color w:val="333333"/>
          <w:sz w:val="21"/>
        </w:rPr>
        <w:t>Customer provides enterprise cloud hosting space (e.g., Azure Tenant) for middleware deployment.</w:t>
      </w:r>
    </w:p>
    <w:p w14:paraId="342C418D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10. Risks &amp; Mitigations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1B365D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B24762" w14:paraId="7860BF33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B7B71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Identified Risk</w:t>
            </w:r>
          </w:p>
        </w:tc>
        <w:tc>
          <w:tcPr>
            <w:tcW w:w="57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1B60E4" w14:textId="77777777" w:rsidR="00B24762" w:rsidRDefault="00905DBE">
            <w:r>
              <w:rPr>
                <w:rFonts w:ascii="Segoe UI" w:hAnsi="Segoe UI"/>
                <w:b/>
                <w:color w:val="FFFFFF"/>
                <w:sz w:val="20"/>
              </w:rPr>
              <w:t>Proposed Mitigation Strategy</w:t>
            </w:r>
          </w:p>
        </w:tc>
      </w:tr>
      <w:tr w:rsidR="00B24762" w14:paraId="6EA1654C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0675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Host has no active calendar booking or room associated at visit time.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84F3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Fallback prompt sent via WhatsApp asking host to select room manually, or route to reception desk.</w:t>
            </w:r>
          </w:p>
        </w:tc>
      </w:tr>
      <w:tr w:rsidR="00B24762" w14:paraId="3D35621B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FABD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WhatsApp opt-in missing for walk-in visitors.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EE50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Fallback to native kiosk display showing QR pass directly on screen.</w:t>
            </w:r>
          </w:p>
        </w:tc>
      </w:tr>
      <w:tr w:rsidR="00B24762" w14:paraId="649AB146" w14:textId="77777777">
        <w:trPr>
          <w:jc w:val="center"/>
        </w:trPr>
        <w:tc>
          <w:tcPr>
            <w:tcW w:w="360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8724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Delays in Meta template review and approval.</w:t>
            </w:r>
          </w:p>
        </w:tc>
        <w:tc>
          <w:tcPr>
            <w:tcW w:w="57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480C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Submit all host and visitor WhatsApp message templates during early sprint build phase prior to pilot.</w:t>
            </w:r>
          </w:p>
        </w:tc>
      </w:tr>
      <w:tr w:rsidR="00B24762" w14:paraId="1D432C55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BE1F" w14:textId="77777777" w:rsidR="00B24762" w:rsidRDefault="00905DBE">
            <w:pPr>
              <w:spacing w:after="0"/>
            </w:pPr>
            <w:r>
              <w:rPr>
                <w:rFonts w:ascii="Segoe UI" w:hAnsi="Segoe UI"/>
                <w:b/>
                <w:color w:val="333333"/>
                <w:sz w:val="19"/>
              </w:rPr>
              <w:t>Microsoft Graph API throttling during high-volume visitor arrivals.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701F" w14:textId="77777777" w:rsidR="00B24762" w:rsidRDefault="00905DBE">
            <w:pPr>
              <w:spacing w:after="0"/>
            </w:pPr>
            <w:r>
              <w:rPr>
                <w:rFonts w:ascii="Segoe UI" w:hAnsi="Segoe UI"/>
                <w:color w:val="333333"/>
                <w:sz w:val="19"/>
              </w:rPr>
              <w:t>Implement local caching for host-room mappings and exponential backoff retry policies.</w:t>
            </w:r>
          </w:p>
        </w:tc>
      </w:tr>
    </w:tbl>
    <w:p w14:paraId="35086EE7" w14:textId="77777777" w:rsidR="00B24762" w:rsidRDefault="00B24762">
      <w:pPr>
        <w:spacing w:after="80"/>
      </w:pPr>
    </w:p>
    <w:p w14:paraId="1F936C56" w14:textId="77777777" w:rsidR="00B24762" w:rsidRDefault="00905DBE">
      <w:pPr>
        <w:keepNext/>
        <w:pBdr>
          <w:bottom w:val="single" w:sz="12" w:space="4" w:color="1B365D"/>
        </w:pBdr>
        <w:spacing w:before="360" w:after="120"/>
      </w:pPr>
      <w:r>
        <w:rPr>
          <w:rFonts w:ascii="Segoe UI Semibold" w:hAnsi="Segoe UI Semibold"/>
          <w:b/>
          <w:color w:val="1B365D"/>
          <w:sz w:val="32"/>
        </w:rPr>
        <w:t>11. Suggested Phased Rollout</w:t>
      </w:r>
    </w:p>
    <w:p w14:paraId="75AFDF9A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1 — Core Channel &amp; Approval Pilot: </w:t>
      </w:r>
      <w:r>
        <w:rPr>
          <w:rFonts w:ascii="Segoe UI" w:hAnsi="Segoe UI"/>
          <w:color w:val="333333"/>
          <w:sz w:val="21"/>
        </w:rPr>
        <w:t>Develop integration middleware, integrate WhatsApp host Accept/Reject workflow and QR dispatch (excluding Graph API). Deploy pilot in a single facility.</w:t>
      </w:r>
    </w:p>
    <w:p w14:paraId="77221845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2 — MS Graph Enrichment: </w:t>
      </w:r>
      <w:r>
        <w:rPr>
          <w:rFonts w:ascii="Segoe UI" w:hAnsi="Segoe UI"/>
          <w:color w:val="333333"/>
          <w:sz w:val="21"/>
        </w:rPr>
        <w:t>Incorporate Microsoft Graph API room lookup enrichment. Append room, floor, and wayfinding context to visitor WhatsApp messaging.</w:t>
      </w:r>
    </w:p>
    <w:p w14:paraId="7209FCAF" w14:textId="77777777" w:rsidR="00B24762" w:rsidRDefault="00905DBE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 xml:space="preserve">Phase 3 — Resilience, Analytics &amp; Multi-Site Scale: </w:t>
      </w:r>
      <w:r>
        <w:rPr>
          <w:rFonts w:ascii="Segoe UI" w:hAnsi="Segoe UI"/>
          <w:color w:val="333333"/>
          <w:sz w:val="21"/>
        </w:rPr>
        <w:t>Implement comprehensive fallback mechanisms, operational dashboards, analytics reporting, and scale across all enterprise facilities.</w:t>
      </w:r>
    </w:p>
    <w:p w14:paraId="042FBBE4" w14:textId="77777777" w:rsidR="00B24762" w:rsidRDefault="00B24762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24762" w14:paraId="7A88076B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47C61D" w14:textId="77777777" w:rsidR="00B24762" w:rsidRDefault="00905DBE"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Document Governance Note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Segoe UI" w:hAnsi="Segoe UI"/>
                <w:i/>
                <w:color w:val="333333"/>
                <w:sz w:val="20"/>
              </w:rPr>
              <w:t>This Solution Design Document serves as a technical scope draft. Specific integration patterns, security constraints, and API schemas must be validated against customer Hikvision OpenAPI versions, M365 tenant policies, and WhatsApp BSP SLAs during initial technical discovery.</w:t>
            </w:r>
          </w:p>
        </w:tc>
      </w:tr>
    </w:tbl>
    <w:p w14:paraId="4F919F9D" w14:textId="77777777" w:rsidR="00B24762" w:rsidRDefault="00B24762">
      <w:pPr>
        <w:spacing w:after="120"/>
      </w:pPr>
    </w:p>
    <w:sectPr w:rsidR="00B2476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Microsoft account" w:date="2026-09-09T14:27:00Z" w:initials="Ma">
    <w:p w14:paraId="78FF69D2" w14:textId="77777777" w:rsidR="00FC0E9B" w:rsidRDefault="00FC0E9B">
      <w:pPr>
        <w:pStyle w:val="CommentText"/>
      </w:pPr>
      <w:r>
        <w:rPr>
          <w:rStyle w:val="CommentReference"/>
        </w:rPr>
        <w:annotationRef/>
      </w:r>
      <w:proofErr w:type="gramStart"/>
      <w:r>
        <w:t>test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8FF69D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Cambria"/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d1b73ec3dad40f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DBE"/>
    <w:rsid w:val="00AA1D8D"/>
    <w:rsid w:val="00B24762"/>
    <w:rsid w:val="00B47730"/>
    <w:rsid w:val="00CB0664"/>
    <w:rsid w:val="00CF0C46"/>
    <w:rsid w:val="00FC0E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1F57F"/>
  <w14:defaultImageDpi w14:val="300"/>
  <w15:docId w15:val="{5375EA7F-ACFF-7541-B3EB-9F128C0B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C0E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0E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0E9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E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E9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0E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E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8A5809-3C1B-4DAA-A281-005741A44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1714</Words>
  <Characters>9774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2026-09-09T08:58:00Z</dcterms:modified>
  <cp:category/>
</cp:coreProperties>
</file>